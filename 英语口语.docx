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22A4E" w:rsidRDefault="00000000">
      <w:r>
        <w:rPr>
          <w:rFonts w:hint="eastAsia"/>
        </w:rPr>
        <w:t>好的，我来为你提供</w:t>
      </w:r>
      <w:proofErr w:type="gramStart"/>
      <w:r>
        <w:rPr>
          <w:rFonts w:hint="eastAsia"/>
        </w:rPr>
        <w:t>一个与蔚州</w:t>
      </w:r>
      <w:proofErr w:type="gramEnd"/>
      <w:r>
        <w:rPr>
          <w:rFonts w:hint="eastAsia"/>
        </w:rPr>
        <w:t>贡米有关的</w:t>
      </w:r>
      <w:r>
        <w:t>3分钟演讲稿。请注意，这只是一个参考，你可以根据自己的需要进行修改和完善。以下是演讲稿的内容：</w:t>
      </w:r>
    </w:p>
    <w:p w:rsidR="00A22A4E" w:rsidRDefault="00A22A4E"/>
    <w:p w:rsidR="00A22A4E" w:rsidRDefault="00000000">
      <w:r>
        <w:t>```markdown</w:t>
      </w:r>
    </w:p>
    <w:p w:rsidR="00A22A4E" w:rsidRDefault="00000000">
      <w:r>
        <w:rPr>
          <w:rFonts w:hint="eastAsia"/>
        </w:rPr>
        <w:t>尊敬的各位领导、老师、同学们，大家好！</w:t>
      </w:r>
    </w:p>
    <w:p w:rsidR="00A22A4E" w:rsidRDefault="00A22A4E"/>
    <w:p w:rsidR="00A22A4E" w:rsidRDefault="00000000">
      <w:r>
        <w:rPr>
          <w:rFonts w:hint="eastAsia"/>
        </w:rPr>
        <w:t>今天我要向大家介绍的是一种河北省蔚县的特产，它就是蔚州贡米。蔚州贡米是一种优质小米，也叫蔚州小米或蔚县桃花米，是古时“四大贡米”之一。它不仅有着丰富的营养价值，还有着悠久的历史文化。</w:t>
      </w:r>
    </w:p>
    <w:p w:rsidR="00A22A4E" w:rsidRDefault="00A22A4E"/>
    <w:p w:rsidR="00A22A4E" w:rsidRDefault="00000000">
      <w:r>
        <w:rPr>
          <w:rFonts w:hint="eastAsia"/>
        </w:rPr>
        <w:t>首先，让我们来了解一下蔚州贡米的营养价值。蔚州贡米含有多种营养物质，如蛋白质、脂肪、碳水化合物、钙、磷、铁、锌、维生素等。与普通大米相比，蛋白质含量高</w:t>
      </w:r>
      <w:r>
        <w:t>1.5倍，脂肪含量高6倍，维生素B1高1.5倍，粗纤维高6倍，并含有人体必需的氨基酸¹。蔚州贡米不仅味道香甜，还有利于消化、降血压、降血糖、抗衰老等健康功效。</w:t>
      </w:r>
    </w:p>
    <w:p w:rsidR="00A22A4E" w:rsidRDefault="00A22A4E"/>
    <w:p w:rsidR="00A22A4E" w:rsidRDefault="00000000">
      <w:r>
        <w:rPr>
          <w:rFonts w:hint="eastAsia"/>
        </w:rPr>
        <w:t>其次，让我们来了解一下蔚州贡米的历史文化。蔚州贡米的产地是蔚县的山间盆地，那里的气候适合小米的生长，所以蔚州贡米的品质很高，粒大色黄，香气浓郁。蔚州贡米有着悠久的历史和文化，早在元代就被献给皇帝作为贡品²³，后来也被清朝乾隆皇帝赞誉为“天下第一米”¹。蔚州贡米是蔚县人民的骄傲和传承，也是外地游客的美食和纪念品。</w:t>
      </w:r>
    </w:p>
    <w:p w:rsidR="00A22A4E" w:rsidRDefault="00A22A4E"/>
    <w:p w:rsidR="00A22A4E" w:rsidRDefault="00000000">
      <w:r>
        <w:rPr>
          <w:rFonts w:hint="eastAsia"/>
        </w:rPr>
        <w:t>最后，让我们来了解一下蔚州贡米的现状和发展。目前，蔚县政府和社会各界都在积极推动蔚州贡米产业的发展，强化政府主导作用，加强协会建设，挖掘文化内涵，建立新型机制，提高电商销售市场份额。同时，也在不断创新产品形式和品牌形象，开发出了各种以蔚州贡米为原料的食品和饮料，如小米酒、小米面包、小米饼干等。这些产品不仅满足了消费者的需求和口味，也扩大了蔚州贡米的影响力和知名度。</w:t>
      </w:r>
    </w:p>
    <w:p w:rsidR="00A22A4E" w:rsidRDefault="00A22A4E"/>
    <w:p w:rsidR="00A22A4E" w:rsidRDefault="00000000">
      <w:r>
        <w:rPr>
          <w:rFonts w:hint="eastAsia"/>
        </w:rPr>
        <w:t>总之，蔚州贡米是一种具有营养价值、历史文化和发展潜力的特产。它不仅代表了河北省乃至中国的</w:t>
      </w:r>
    </w:p>
    <w:p w:rsidR="00A22A4E" w:rsidRDefault="00A22A4E"/>
    <w:p w:rsidR="00A22A4E" w:rsidRDefault="00000000">
      <w:r>
        <w:rPr>
          <w:rFonts w:hint="eastAsia"/>
        </w:rPr>
        <w:t>源</w:t>
      </w:r>
      <w:r>
        <w:t xml:space="preserve">: </w:t>
      </w:r>
      <w:proofErr w:type="gramStart"/>
      <w:r>
        <w:t>与必应</w:t>
      </w:r>
      <w:proofErr w:type="gramEnd"/>
      <w:r>
        <w:t>的对话， 2023/4/25</w:t>
      </w:r>
    </w:p>
    <w:p w:rsidR="00A22A4E" w:rsidRDefault="00000000">
      <w:r>
        <w:t>(1) 蔚州贡米_百度百科. https://baike.baidu.com/item/蔚州贡米/3123921.</w:t>
      </w:r>
    </w:p>
    <w:p w:rsidR="00A22A4E" w:rsidRDefault="00000000">
      <w:r>
        <w:t>(2) 蔚县政协开展发展贡米产业专题视察协商活动. https://m.thepaper.cn/baijiahao_15465916.</w:t>
      </w:r>
    </w:p>
    <w:p w:rsidR="00A22A4E" w:rsidRDefault="00000000">
      <w:r>
        <w:t xml:space="preserve">(3) 再辩：历史上四大贡米都是哪些？蔚州桃花米（蔚县小米）为何 .... </w:t>
      </w:r>
      <w:hyperlink r:id="rId6" w:history="1">
        <w:r>
          <w:rPr>
            <w:rStyle w:val="a3"/>
          </w:rPr>
          <w:t>https://zhuanlan.zhihu.com/p/154238892</w:t>
        </w:r>
      </w:hyperlink>
      <w:r>
        <w:t>.</w:t>
      </w:r>
    </w:p>
    <w:p w:rsidR="00A22A4E" w:rsidRDefault="00A22A4E"/>
    <w:p w:rsidR="00A22A4E" w:rsidRDefault="00A22A4E"/>
    <w:p w:rsidR="00A22A4E" w:rsidRDefault="00A22A4E"/>
    <w:p w:rsidR="00A22A4E" w:rsidRDefault="00000000">
      <w:r>
        <w:rPr>
          <w:rFonts w:hint="eastAsia"/>
        </w:rPr>
        <w:t>好的，我来</w:t>
      </w:r>
      <w:proofErr w:type="gramStart"/>
      <w:r>
        <w:rPr>
          <w:rFonts w:hint="eastAsia"/>
        </w:rPr>
        <w:t>为你把演讲稿</w:t>
      </w:r>
      <w:proofErr w:type="gramEnd"/>
      <w:r>
        <w:rPr>
          <w:rFonts w:hint="eastAsia"/>
        </w:rPr>
        <w:t>翻译成英文。请注意，这只是一个参考，你可以根据自己的需要进行修改和完善。以下是演讲稿的英文版本：</w:t>
      </w:r>
    </w:p>
    <w:p w:rsidR="00A22A4E" w:rsidRDefault="00A22A4E"/>
    <w:p w:rsidR="00A22A4E" w:rsidRDefault="00000000">
      <w:r>
        <w:t>```markdown</w:t>
      </w:r>
    </w:p>
    <w:p w:rsidR="00A22A4E" w:rsidRDefault="00000000">
      <w:r>
        <w:t>Dear leaders, teachers and fellow students, hello!</w:t>
      </w:r>
    </w:p>
    <w:p w:rsidR="00A22A4E" w:rsidRDefault="00A22A4E"/>
    <w:p w:rsidR="00A22A4E" w:rsidRDefault="00000000">
      <w:r>
        <w:lastRenderedPageBreak/>
        <w:t xml:space="preserve">Today I want to introduce to you a specialty of </w:t>
      </w:r>
      <w:del w:id="0" w:author="LE2100" w:date="2023-04-25T21:45:00Z">
        <w:r w:rsidDel="D758C215">
          <w:delText>Weixian</w:delText>
        </w:r>
      </w:del>
      <w:ins w:id="1" w:author="LE2100" w:date="2023-04-25T21:45:00Z">
        <w:r>
          <w:t>yuxian</w:t>
        </w:r>
      </w:ins>
      <w:r>
        <w:t xml:space="preserve"> County in Hebei Province, which is yuzhou Gongmi. yuzhou Gongmi is a high-quality millet, also known as yizhou Millet or </w:t>
      </w:r>
      <w:del w:id="2" w:author="LE2100" w:date="2023-04-25T21:45:00Z">
        <w:r w:rsidDel="FFEADA6C">
          <w:delText>Weixian</w:delText>
        </w:r>
      </w:del>
      <w:ins w:id="3" w:author="LE2100" w:date="2023-04-25T21:45:00Z">
        <w:r>
          <w:t>yuxian</w:t>
        </w:r>
      </w:ins>
      <w:r>
        <w:t xml:space="preserve"> Peach Blossom Millet. It is one of the ancient "Four Tribute Millets". It not only has rich nutritional value, but also has a long history and culture.</w:t>
      </w:r>
    </w:p>
    <w:p w:rsidR="00A22A4E" w:rsidRDefault="00A22A4E"/>
    <w:p w:rsidR="00A22A4E" w:rsidRDefault="00000000">
      <w:r>
        <w:t>First of all, let us understand the nutritional value of yuzhou Gongmi. yuzhou Gongmi contains a variety of nutrients, such as protein, fat, carbohydrates, calcium, phosphorus, iron, zinc, vitamins and so on. Compared with ordinary rice, it has 1.5 times more protein, 6 times more fat, 1.5 times more vitamin B1, 6 times more crude fiber, and contains essential amino acids for human body. uuzhou Gongmi not only tastes sweet and fragrant, but also has health benefits such as digestion, blood pressure reduction, blood sugar reduction and anti-aging.</w:t>
      </w:r>
    </w:p>
    <w:p w:rsidR="00A22A4E" w:rsidRDefault="00A22A4E"/>
    <w:p w:rsidR="00A22A4E" w:rsidRDefault="00000000">
      <w:r>
        <w:t xml:space="preserve">Secondly, let us understand the history and culture of yuzhou Gongmi. The origin of yuzhou Gongmi is the mountain basin of </w:t>
      </w:r>
      <w:del w:id="4" w:author="LE2100" w:date="2023-04-25T21:45:00Z">
        <w:r w:rsidDel="7960023A">
          <w:delText>Weixian</w:delText>
        </w:r>
      </w:del>
      <w:ins w:id="5" w:author="LE2100" w:date="2023-04-25T21:45:00Z">
        <w:r>
          <w:t>yuxian</w:t>
        </w:r>
      </w:ins>
      <w:r>
        <w:t xml:space="preserve"> County, where the climate is suitable for the growth of millet, so the quality of yuzhou Gongmi is very high, with large grains and yellow color and strong aroma. yuzhou Gongmi has a long history and culture. It was offered to the emperor as a tribute as early as the Yuan </w:t>
      </w:r>
      <w:proofErr w:type="gramStart"/>
      <w:r>
        <w:t>Dynasty ,</w:t>
      </w:r>
      <w:proofErr w:type="gramEnd"/>
      <w:r>
        <w:t xml:space="preserve"> and was later praised by Emperor Qianlong of the Qing Dynasty as "the best rice in the world". yuzhou Gongmi is the pride and inheritance of the people of </w:t>
      </w:r>
      <w:del w:id="6" w:author="LE2100" w:date="2023-04-25T21:45:00Z">
        <w:r w:rsidDel="46AD54A5">
          <w:delText>Weixian</w:delText>
        </w:r>
      </w:del>
      <w:ins w:id="7" w:author="LE2100" w:date="2023-04-25T21:45:00Z">
        <w:r>
          <w:t>yuxian</w:t>
        </w:r>
      </w:ins>
      <w:r>
        <w:t xml:space="preserve"> County, as well as a delicacy and souvenir for tourists from other places.</w:t>
      </w:r>
    </w:p>
    <w:p w:rsidR="00A22A4E" w:rsidRDefault="00A22A4E"/>
    <w:p w:rsidR="00A22A4E" w:rsidRDefault="00000000">
      <w:r>
        <w:t xml:space="preserve">Finally, let us understand the current situation and development of yuzhou Gongmi. At present, the government and all sectors of society in </w:t>
      </w:r>
      <w:del w:id="8" w:author="LE2100" w:date="2023-04-25T21:45:00Z">
        <w:r w:rsidDel="8F9F654B">
          <w:delText>Weixian</w:delText>
        </w:r>
      </w:del>
      <w:ins w:id="9" w:author="LE2100" w:date="2023-04-25T21:45:00Z">
        <w:r>
          <w:t>yuxian</w:t>
        </w:r>
      </w:ins>
      <w:r>
        <w:t xml:space="preserve"> County are actively promoting the development of yuzhou Gongmi industry, strengthening the leading role of the government, strengthening the association construction, excavating the cultural connotation, establishing a new mechanism and increasing the market share of e-commerce sales. At the same time,</w:t>
      </w:r>
    </w:p>
    <w:p w:rsidR="00A22A4E" w:rsidRDefault="00A22A4E"/>
    <w:p w:rsidR="00A22A4E" w:rsidRDefault="00A22A4E"/>
    <w:p w:rsidR="00A22A4E" w:rsidRDefault="00A22A4E"/>
    <w:p w:rsidR="00A22A4E" w:rsidRDefault="00A22A4E"/>
    <w:p w:rsidR="00A22A4E" w:rsidRDefault="00000000">
      <w:pPr>
        <w:rPr>
          <w:rFonts w:ascii="Helvetica" w:hAnsi="Helvetica"/>
          <w:color w:val="000000"/>
          <w:szCs w:val="21"/>
          <w:shd w:val="clear" w:color="auto" w:fill="F7F7F7"/>
        </w:rPr>
      </w:pPr>
      <w:r>
        <w:rPr>
          <w:rFonts w:ascii="Helvetica" w:hAnsi="Helvetica"/>
          <w:color w:val="000000"/>
          <w:szCs w:val="21"/>
          <w:shd w:val="clear" w:color="auto" w:fill="F7F7F7"/>
        </w:rPr>
        <w:t>尊敬的评委、各位观众，大家好！</w:t>
      </w:r>
      <w:r>
        <w:rPr>
          <w:rFonts w:ascii="Helvetica" w:hAnsi="Helvetica"/>
          <w:color w:val="000000"/>
          <w:szCs w:val="21"/>
          <w:shd w:val="clear" w:color="auto" w:fill="F7F7F7"/>
        </w:rPr>
        <w:t xml:space="preserve"> </w:t>
      </w:r>
      <w:r>
        <w:rPr>
          <w:rFonts w:ascii="Helvetica" w:hAnsi="Helvetica"/>
          <w:color w:val="000000"/>
          <w:szCs w:val="21"/>
          <w:shd w:val="clear" w:color="auto" w:fill="F7F7F7"/>
        </w:rPr>
        <w:t>今天我想和大家分享的是中国河北省蔚县出产的著名稻米</w:t>
      </w:r>
      <w:r>
        <w:rPr>
          <w:rFonts w:ascii="Helvetica" w:hAnsi="Helvetica"/>
          <w:color w:val="000000"/>
          <w:szCs w:val="21"/>
          <w:shd w:val="clear" w:color="auto" w:fill="F7F7F7"/>
        </w:rPr>
        <w:t>——</w:t>
      </w:r>
      <w:r>
        <w:rPr>
          <w:rFonts w:ascii="Helvetica" w:hAnsi="Helvetica"/>
          <w:color w:val="000000"/>
          <w:szCs w:val="21"/>
          <w:shd w:val="clear" w:color="auto" w:fill="F7F7F7"/>
        </w:rPr>
        <w:t>蔚州贡米。</w:t>
      </w:r>
      <w:r>
        <w:rPr>
          <w:rFonts w:ascii="Helvetica" w:hAnsi="Helvetica"/>
          <w:color w:val="000000"/>
          <w:szCs w:val="21"/>
          <w:shd w:val="clear" w:color="auto" w:fill="F7F7F7"/>
        </w:rPr>
        <w:t xml:space="preserve"> </w:t>
      </w:r>
      <w:r>
        <w:rPr>
          <w:rFonts w:ascii="Helvetica" w:hAnsi="Helvetica"/>
          <w:color w:val="000000"/>
          <w:szCs w:val="21"/>
          <w:shd w:val="clear" w:color="auto" w:fill="F7F7F7"/>
        </w:rPr>
        <w:t>蔚州贡米是中国的地理标志产品，以粒大饱满、色泽洁白、口感细腻、香气浓郁、营养丰富而著称。它的出产地蔚县是中国历史文化名城，有着悠久的文化历史和丰富的人文资源。在这片土地上，农民们依靠自然资源和传统农耕技术，种植出了这种优质稻米。</w:t>
      </w:r>
      <w:r>
        <w:rPr>
          <w:rFonts w:ascii="Helvetica" w:hAnsi="Helvetica"/>
          <w:color w:val="000000"/>
          <w:szCs w:val="21"/>
          <w:shd w:val="clear" w:color="auto" w:fill="F7F7F7"/>
        </w:rPr>
        <w:t xml:space="preserve"> </w:t>
      </w:r>
      <w:r>
        <w:rPr>
          <w:rFonts w:ascii="Helvetica" w:hAnsi="Helvetica"/>
          <w:color w:val="000000"/>
          <w:szCs w:val="21"/>
          <w:shd w:val="clear" w:color="auto" w:fill="F7F7F7"/>
        </w:rPr>
        <w:t>蔚州贡米不仅是当地的重要经济支柱，还是当地饮食文化的重要元素。在蔚县，人们认为蔚州贡米是蔚县的骄傲和代表，代表着中国优秀的农业文化和传统饮食文化。在明代，蔚县的贡米就是朝廷贡品之一，是皇家宴席上的珍馐美味。如今，蔚州贡米已经成为了中国餐桌上的一种名贵食材。</w:t>
      </w:r>
      <w:r>
        <w:rPr>
          <w:rFonts w:ascii="Helvetica" w:hAnsi="Helvetica"/>
          <w:color w:val="000000"/>
          <w:szCs w:val="21"/>
          <w:shd w:val="clear" w:color="auto" w:fill="F7F7F7"/>
        </w:rPr>
        <w:t xml:space="preserve"> </w:t>
      </w:r>
      <w:r>
        <w:rPr>
          <w:rFonts w:ascii="Helvetica" w:hAnsi="Helvetica"/>
          <w:color w:val="000000"/>
          <w:szCs w:val="21"/>
          <w:shd w:val="clear" w:color="auto" w:fill="F7F7F7"/>
        </w:rPr>
        <w:t>蔚州贡米的成功，不仅是农民们勤劳努力的结果，更是当地文化和历史的结晶。蔚州贡米的出现，让我们更加深刻地认识到，传统文化和现代经济是可以相互融合的。只有保护好传统文化，才能更好地发展现代经济。</w:t>
      </w:r>
      <w:r>
        <w:rPr>
          <w:rFonts w:ascii="Helvetica" w:hAnsi="Helvetica"/>
          <w:color w:val="000000"/>
          <w:szCs w:val="21"/>
          <w:shd w:val="clear" w:color="auto" w:fill="F7F7F7"/>
        </w:rPr>
        <w:t xml:space="preserve"> </w:t>
      </w:r>
      <w:r>
        <w:rPr>
          <w:rFonts w:ascii="Helvetica" w:hAnsi="Helvetica"/>
          <w:color w:val="000000"/>
          <w:szCs w:val="21"/>
          <w:shd w:val="clear" w:color="auto" w:fill="F7F7F7"/>
        </w:rPr>
        <w:t>最后，我想说，蔚州贡米不仅仅是一种食品，更是一种文化的传承和延续。让我们一起为保护和传承这种优秀的文化和传统而努力，让更多人品尝到这种美味的稻米，感受到蔚县的文化和历史底蕴。谢谢大家！</w:t>
      </w:r>
    </w:p>
    <w:p w:rsidR="00A22A4E" w:rsidRDefault="00A22A4E">
      <w:pPr>
        <w:rPr>
          <w:rFonts w:ascii="Helvetica" w:hAnsi="Helvetica"/>
          <w:color w:val="000000"/>
          <w:szCs w:val="21"/>
          <w:shd w:val="clear" w:color="auto" w:fill="F7F7F7"/>
        </w:rPr>
      </w:pPr>
    </w:p>
    <w:p w:rsidR="00A22A4E" w:rsidDel="000B06F9" w:rsidRDefault="00000000" w:rsidP="000B06F9">
      <w:pPr>
        <w:rPr>
          <w:del w:id="10" w:author="铎 任" w:date="2023-04-25T21:59:00Z"/>
        </w:rPr>
        <w:pPrChange w:id="11" w:author="铎 任" w:date="2023-04-25T21:59:00Z">
          <w:pPr/>
        </w:pPrChange>
      </w:pPr>
      <w:r>
        <w:rPr>
          <w:rFonts w:hint="eastAsia"/>
        </w:rPr>
        <w:t>好的，我来为你把这段话翻译成英文。请注意，这只是一个参考，你可以根据自己的需要进</w:t>
      </w:r>
      <w:del w:id="12" w:author="铎 任" w:date="2023-04-25T21:59:00Z">
        <w:r w:rsidDel="000B06F9">
          <w:rPr>
            <w:rFonts w:hint="eastAsia"/>
          </w:rPr>
          <w:delText>行修改和完善。以下是英文翻译：</w:delText>
        </w:r>
      </w:del>
    </w:p>
    <w:p w:rsidR="00A22A4E" w:rsidDel="000B06F9" w:rsidRDefault="00A22A4E" w:rsidP="000B06F9">
      <w:pPr>
        <w:rPr>
          <w:del w:id="13" w:author="铎 任" w:date="2023-04-25T21:59:00Z"/>
        </w:rPr>
        <w:pPrChange w:id="14" w:author="铎 任" w:date="2023-04-25T21:59:00Z">
          <w:pPr/>
        </w:pPrChange>
      </w:pPr>
    </w:p>
    <w:p w:rsidR="00A22A4E" w:rsidRDefault="00000000" w:rsidP="000B06F9">
      <w:del w:id="15" w:author="铎 任" w:date="2023-04-25T21:59:00Z">
        <w:r w:rsidDel="000B06F9">
          <w:delText>```markdown</w:delText>
        </w:r>
      </w:del>
    </w:p>
    <w:p w:rsidR="00A22A4E" w:rsidRDefault="00000000">
      <w:r>
        <w:lastRenderedPageBreak/>
        <w:t xml:space="preserve">Dear </w:t>
      </w:r>
      <w:del w:id="16" w:author="铎 任" w:date="2023-04-25T21:54:00Z">
        <w:r w:rsidDel="000B06F9">
          <w:rPr>
            <w:rFonts w:hint="eastAsia"/>
          </w:rPr>
          <w:delText>judges</w:delText>
        </w:r>
      </w:del>
      <w:ins w:id="17" w:author="铎 任" w:date="2023-04-25T21:54:00Z">
        <w:r w:rsidR="000B06F9">
          <w:rPr>
            <w:rFonts w:hint="eastAsia"/>
          </w:rPr>
          <w:t>teachers</w:t>
        </w:r>
      </w:ins>
      <w:r>
        <w:t xml:space="preserve"> and </w:t>
      </w:r>
      <w:del w:id="18" w:author="铎 任" w:date="2023-04-25T21:54:00Z">
        <w:r w:rsidDel="000B06F9">
          <w:delText>audience</w:delText>
        </w:r>
      </w:del>
      <w:ins w:id="19" w:author="铎 任" w:date="2023-04-25T21:54:00Z">
        <w:r w:rsidR="000B06F9">
          <w:t>students</w:t>
        </w:r>
      </w:ins>
      <w:r>
        <w:t>, hello!</w:t>
      </w:r>
    </w:p>
    <w:p w:rsidR="00A22A4E" w:rsidRDefault="00A22A4E"/>
    <w:p w:rsidR="00A22A4E" w:rsidRDefault="00000000">
      <w:r>
        <w:t xml:space="preserve">Today I want to share with you a famous rice produced in </w:t>
      </w:r>
      <w:proofErr w:type="spellStart"/>
      <w:r>
        <w:t>Yuxian</w:t>
      </w:r>
      <w:proofErr w:type="spellEnd"/>
      <w:del w:id="20" w:author="铎 任" w:date="2023-04-25T22:11:00Z">
        <w:r w:rsidDel="00FA0364">
          <w:delText xml:space="preserve"> County</w:delText>
        </w:r>
      </w:del>
      <w:r>
        <w:t>, Hebei Province, China - Yuzhou Gongmi.</w:t>
      </w:r>
    </w:p>
    <w:p w:rsidR="00A22A4E" w:rsidRDefault="00A22A4E"/>
    <w:p w:rsidR="00A22A4E" w:rsidDel="000B06F9" w:rsidRDefault="00000000">
      <w:pPr>
        <w:rPr>
          <w:del w:id="21" w:author="铎 任" w:date="2023-04-25T22:04:00Z"/>
        </w:rPr>
      </w:pPr>
      <w:r>
        <w:t xml:space="preserve">Yuzhou Gongmi is a geographical indication product of China, known for its large and full grains, white color, </w:t>
      </w:r>
      <w:proofErr w:type="gramStart"/>
      <w:r>
        <w:t>delicate</w:t>
      </w:r>
      <w:ins w:id="22" w:author="铎 任" w:date="2023-04-25T22:14:00Z">
        <w:r w:rsidR="00E745AE">
          <w:t xml:space="preserve"> </w:t>
        </w:r>
      </w:ins>
      <w:r>
        <w:t xml:space="preserve"> taste</w:t>
      </w:r>
      <w:proofErr w:type="gramEnd"/>
      <w:r>
        <w:t xml:space="preserve">, </w:t>
      </w:r>
      <w:del w:id="23" w:author="铎 任" w:date="2023-04-25T21:55:00Z">
        <w:r w:rsidDel="000B06F9">
          <w:delText xml:space="preserve">strong aroma </w:delText>
        </w:r>
      </w:del>
      <w:r>
        <w:t xml:space="preserve">and rich nutrition. Its </w:t>
      </w:r>
      <w:proofErr w:type="spellStart"/>
      <w:proofErr w:type="gramStart"/>
      <w:r>
        <w:t>origin,yuxian</w:t>
      </w:r>
      <w:proofErr w:type="spellEnd"/>
      <w:proofErr w:type="gramEnd"/>
      <w:del w:id="24" w:author="铎 任" w:date="2023-04-25T22:11:00Z">
        <w:r w:rsidDel="00FA0364">
          <w:delText xml:space="preserve"> County</w:delText>
        </w:r>
      </w:del>
      <w:r>
        <w:t xml:space="preserve">, is a famous historical and cultural city in China, with a long cultural history and rich cultural resources. </w:t>
      </w:r>
      <w:del w:id="25" w:author="铎 任" w:date="2023-04-25T22:04:00Z">
        <w:r w:rsidDel="000B06F9">
          <w:delText>On this land, farmers rely on natural resources and traditional farming techniques to grow this high-quality rice.</w:delText>
        </w:r>
      </w:del>
    </w:p>
    <w:p w:rsidR="000B06F9" w:rsidRDefault="000B06F9">
      <w:pPr>
        <w:rPr>
          <w:ins w:id="26" w:author="铎 任" w:date="2023-04-25T22:04:00Z"/>
        </w:rPr>
      </w:pPr>
    </w:p>
    <w:p w:rsidR="00A22A4E" w:rsidRDefault="00A22A4E"/>
    <w:p w:rsidR="00A22A4E" w:rsidRDefault="00000000">
      <w:r>
        <w:t xml:space="preserve">yuzhou Gongmi is not only an important economic pillar of the local area, but also an important element of the local food culture. In </w:t>
      </w:r>
      <w:del w:id="27" w:author="LE2100" w:date="2023-04-25T21:45:00Z">
        <w:r w:rsidDel="72714668">
          <w:delText>Weixian</w:delText>
        </w:r>
      </w:del>
      <w:proofErr w:type="spellStart"/>
      <w:ins w:id="28" w:author="LE2100" w:date="2023-04-25T21:45:00Z">
        <w:r>
          <w:t>yuxian</w:t>
        </w:r>
      </w:ins>
      <w:proofErr w:type="spellEnd"/>
      <w:del w:id="29" w:author="铎 任" w:date="2023-04-25T22:12:00Z">
        <w:r w:rsidDel="00FA0364">
          <w:delText xml:space="preserve"> County</w:delText>
        </w:r>
      </w:del>
      <w:r>
        <w:t xml:space="preserve">, people regard </w:t>
      </w:r>
      <w:proofErr w:type="spellStart"/>
      <w:r>
        <w:t>yuzhou</w:t>
      </w:r>
      <w:proofErr w:type="spellEnd"/>
      <w:r>
        <w:t xml:space="preserve"> Gongmi as the pride and representative of </w:t>
      </w:r>
      <w:del w:id="30" w:author="LE2100" w:date="2023-04-25T21:45:00Z">
        <w:r w:rsidDel="D5986F5C">
          <w:delText>Weixian</w:delText>
        </w:r>
      </w:del>
      <w:ins w:id="31" w:author="LE2100" w:date="2023-04-25T21:45:00Z">
        <w:del w:id="32" w:author="铎 任" w:date="2023-04-25T22:09:00Z">
          <w:r w:rsidDel="00FA0364">
            <w:delText>yuxian</w:delText>
          </w:r>
        </w:del>
      </w:ins>
      <w:del w:id="33" w:author="铎 任" w:date="2023-04-25T22:09:00Z">
        <w:r w:rsidDel="00FA0364">
          <w:delText xml:space="preserve"> County</w:delText>
        </w:r>
      </w:del>
      <w:ins w:id="34" w:author="铎 任" w:date="2023-04-25T22:09:00Z">
        <w:r w:rsidR="00FA0364">
          <w:t>it</w:t>
        </w:r>
      </w:ins>
      <w:ins w:id="35" w:author="铎 任" w:date="2023-04-25T22:10:00Z">
        <w:r w:rsidR="00FA0364">
          <w:t xml:space="preserve"> </w:t>
        </w:r>
      </w:ins>
      <w:r>
        <w:t xml:space="preserve">, representing the excellent agricultural </w:t>
      </w:r>
      <w:del w:id="36" w:author="铎 任" w:date="2023-04-25T21:57:00Z">
        <w:r w:rsidDel="000B06F9">
          <w:delText xml:space="preserve">culture </w:delText>
        </w:r>
      </w:del>
      <w:r>
        <w:t xml:space="preserve">and traditional food culture of China. In the Ming Dynasty, </w:t>
      </w:r>
      <w:del w:id="37" w:author="LE2100" w:date="2023-04-25T21:45:00Z">
        <w:r w:rsidDel="4E80A0A0">
          <w:delText>Weixian</w:delText>
        </w:r>
      </w:del>
      <w:proofErr w:type="spellStart"/>
      <w:ins w:id="38" w:author="LE2100" w:date="2023-04-25T21:45:00Z">
        <w:r>
          <w:t>yuxian</w:t>
        </w:r>
      </w:ins>
      <w:del w:id="39" w:author="铎 任" w:date="2023-04-25T22:12:00Z">
        <w:r w:rsidDel="00FA0364">
          <w:delText xml:space="preserve"> County</w:delText>
        </w:r>
      </w:del>
      <w:r>
        <w:t>'s</w:t>
      </w:r>
      <w:proofErr w:type="spellEnd"/>
      <w:r>
        <w:t xml:space="preserve"> tribute rice was one of the tribute products to the court, and was a delicacy on the royal banquet. Today, yuzhou Gongmi has become a precious ingredient on the Chinese table.</w:t>
      </w:r>
    </w:p>
    <w:p w:rsidR="00A22A4E" w:rsidRDefault="00A22A4E"/>
    <w:p w:rsidR="00A22A4E" w:rsidDel="00FA0364" w:rsidRDefault="00000000" w:rsidP="00FA0364">
      <w:pPr>
        <w:rPr>
          <w:del w:id="40" w:author="铎 任" w:date="2023-04-25T22:08:00Z"/>
        </w:rPr>
        <w:pPrChange w:id="41" w:author="铎 任" w:date="2023-04-25T22:08:00Z">
          <w:pPr/>
        </w:pPrChange>
      </w:pPr>
      <w:r>
        <w:t xml:space="preserve">The success of yuzhou Gongmi is not only the result of the hard work of farmers, but also the </w:t>
      </w:r>
      <w:ins w:id="42" w:author="LE2100" w:date="2023-04-25T21:50:00Z">
        <w:r>
          <w:t>symbol</w:t>
        </w:r>
      </w:ins>
      <w:del w:id="43" w:author="LE2100" w:date="2023-04-25T21:49:00Z">
        <w:r w:rsidDel="93F9F0C4">
          <w:delText>c</w:delText>
        </w:r>
        <w:r w:rsidDel="312691AA">
          <w:delText>r</w:delText>
        </w:r>
        <w:r w:rsidDel="D6AAACF4">
          <w:delText>y</w:delText>
        </w:r>
        <w:r w:rsidDel="FF22E5C6">
          <w:delText>s</w:delText>
        </w:r>
        <w:r w:rsidDel="28176435">
          <w:delText>t</w:delText>
        </w:r>
        <w:r w:rsidDel="03DF83A2">
          <w:delText>a</w:delText>
        </w:r>
        <w:r w:rsidDel="F35AC514">
          <w:delText>l</w:delText>
        </w:r>
        <w:r w:rsidDel="A1349C8A">
          <w:delText>l</w:delText>
        </w:r>
        <w:r w:rsidDel="28B336A8">
          <w:delText>i</w:delText>
        </w:r>
        <w:r w:rsidDel="719F4C7E">
          <w:delText>z</w:delText>
        </w:r>
        <w:r w:rsidDel="5D2A7DB4">
          <w:delText>a</w:delText>
        </w:r>
        <w:r w:rsidDel="D035BB6D">
          <w:delText>t</w:delText>
        </w:r>
        <w:r w:rsidDel="0DD18610">
          <w:delText>i</w:delText>
        </w:r>
        <w:r w:rsidDel="43495F24">
          <w:delText>o</w:delText>
        </w:r>
        <w:r w:rsidDel="C7F24C2B">
          <w:delText>n</w:delText>
        </w:r>
      </w:del>
      <w:r>
        <w:t xml:space="preserve"> of local culture and </w:t>
      </w:r>
      <w:proofErr w:type="spellStart"/>
      <w:r>
        <w:t>history.</w:t>
      </w:r>
      <w:ins w:id="44" w:author="铎 任" w:date="2023-04-25T22:08:00Z">
        <w:r w:rsidR="00FA0364">
          <w:t>and</w:t>
        </w:r>
        <w:proofErr w:type="spellEnd"/>
        <w:r w:rsidR="00FA0364">
          <w:t xml:space="preserve"> </w:t>
        </w:r>
      </w:ins>
      <w:del w:id="45" w:author="铎 任" w:date="2023-04-25T22:08:00Z">
        <w:r w:rsidDel="00FA0364">
          <w:delText xml:space="preserve"> The emergence of yuzhou Gongmi makes us more deeply aware that traditional culture and modern economy can be integrated with each other. Only by protecting traditional culture can we better develop modern economy.</w:delText>
        </w:r>
      </w:del>
    </w:p>
    <w:p w:rsidR="00A22A4E" w:rsidDel="00FA0364" w:rsidRDefault="00A22A4E" w:rsidP="00FA0364">
      <w:pPr>
        <w:rPr>
          <w:del w:id="46" w:author="铎 任" w:date="2023-04-25T22:08:00Z"/>
        </w:rPr>
        <w:pPrChange w:id="47" w:author="铎 任" w:date="2023-04-25T22:08:00Z">
          <w:pPr/>
        </w:pPrChange>
      </w:pPr>
    </w:p>
    <w:p w:rsidR="00A22A4E" w:rsidRDefault="00000000" w:rsidP="00FA0364">
      <w:del w:id="48" w:author="铎 任" w:date="2023-04-25T22:08:00Z">
        <w:r w:rsidDel="00FA0364">
          <w:delText xml:space="preserve">Finally, I want to say that </w:delText>
        </w:r>
      </w:del>
      <w:del w:id="49" w:author="铎 任" w:date="2023-04-25T22:11:00Z">
        <w:r w:rsidDel="00FA0364">
          <w:delText>yuzhou Gongmi</w:delText>
        </w:r>
      </w:del>
      <w:ins w:id="50" w:author="铎 任" w:date="2023-04-25T22:11:00Z">
        <w:r w:rsidR="00FA0364">
          <w:t>it</w:t>
        </w:r>
      </w:ins>
      <w:r>
        <w:t xml:space="preserve"> is not only a food, but also a heritage and continuation of culture. Let us work together to protect and inherit this excellent culture and tradition, let more people taste this delicious rice and feel the cultural and historical </w:t>
      </w:r>
      <w:ins w:id="51" w:author="LE2100" w:date="2023-04-25T21:52:00Z">
        <w:r>
          <w:t>meaning</w:t>
        </w:r>
      </w:ins>
      <w:del w:id="52" w:author="LE2100" w:date="2023-04-25T21:52:00Z">
        <w:r w:rsidDel="07F3FD21">
          <w:delText>connotation</w:delText>
        </w:r>
      </w:del>
      <w:r>
        <w:t xml:space="preserve"> of </w:t>
      </w:r>
      <w:del w:id="53" w:author="LE2100" w:date="2023-04-25T21:45:00Z">
        <w:r w:rsidDel="FBD32B53">
          <w:delText>Weixian</w:delText>
        </w:r>
      </w:del>
      <w:proofErr w:type="spellStart"/>
      <w:ins w:id="54" w:author="LE2100" w:date="2023-04-25T21:45:00Z">
        <w:r>
          <w:t>yuxian</w:t>
        </w:r>
      </w:ins>
      <w:proofErr w:type="spellEnd"/>
      <w:del w:id="55" w:author="铎 任" w:date="2023-04-25T22:11:00Z">
        <w:r w:rsidDel="00FA0364">
          <w:delText xml:space="preserve"> County</w:delText>
        </w:r>
      </w:del>
      <w:r>
        <w:t>. Thank you!</w:t>
      </w:r>
    </w:p>
    <w:sectPr w:rsidR="00A22A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4858" w:rsidRDefault="00AA4858" w:rsidP="000B06F9">
      <w:r>
        <w:separator/>
      </w:r>
    </w:p>
  </w:endnote>
  <w:endnote w:type="continuationSeparator" w:id="0">
    <w:p w:rsidR="00AA4858" w:rsidRDefault="00AA4858" w:rsidP="000B0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4858" w:rsidRDefault="00AA4858" w:rsidP="000B06F9">
      <w:r>
        <w:separator/>
      </w:r>
    </w:p>
  </w:footnote>
  <w:footnote w:type="continuationSeparator" w:id="0">
    <w:p w:rsidR="00AA4858" w:rsidRDefault="00AA4858" w:rsidP="000B06F9">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铎 任">
    <w15:presenceInfo w15:providerId="Windows Live" w15:userId="717206c217025c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A4E"/>
    <w:rsid w:val="000B06F9"/>
    <w:rsid w:val="00A22A4E"/>
    <w:rsid w:val="00AA4858"/>
    <w:rsid w:val="00E745AE"/>
    <w:rsid w:val="00FA0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96C4A"/>
  <w15:docId w15:val="{01168819-670C-47C0-9474-D7A4988D8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563C1"/>
      <w:u w:val="single"/>
    </w:rPr>
  </w:style>
  <w:style w:type="character" w:customStyle="1" w:styleId="1">
    <w:name w:val="未处理的提及1"/>
    <w:basedOn w:val="a0"/>
    <w:uiPriority w:val="99"/>
    <w:rPr>
      <w:color w:val="605E5C"/>
      <w:shd w:val="clear" w:color="auto" w:fill="E1DFDD"/>
    </w:rPr>
  </w:style>
  <w:style w:type="paragraph" w:styleId="a4">
    <w:name w:val="Revision"/>
    <w:hidden/>
    <w:uiPriority w:val="99"/>
    <w:semiHidden/>
    <w:rsid w:val="000B06F9"/>
  </w:style>
  <w:style w:type="paragraph" w:styleId="a5">
    <w:name w:val="header"/>
    <w:basedOn w:val="a"/>
    <w:link w:val="a6"/>
    <w:uiPriority w:val="99"/>
    <w:unhideWhenUsed/>
    <w:rsid w:val="000B06F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0B06F9"/>
    <w:rPr>
      <w:sz w:val="18"/>
      <w:szCs w:val="18"/>
    </w:rPr>
  </w:style>
  <w:style w:type="paragraph" w:styleId="a7">
    <w:name w:val="footer"/>
    <w:basedOn w:val="a"/>
    <w:link w:val="a8"/>
    <w:uiPriority w:val="99"/>
    <w:unhideWhenUsed/>
    <w:rsid w:val="000B06F9"/>
    <w:pPr>
      <w:tabs>
        <w:tab w:val="center" w:pos="4153"/>
        <w:tab w:val="right" w:pos="8306"/>
      </w:tabs>
      <w:snapToGrid w:val="0"/>
      <w:jc w:val="left"/>
    </w:pPr>
    <w:rPr>
      <w:sz w:val="18"/>
      <w:szCs w:val="18"/>
    </w:rPr>
  </w:style>
  <w:style w:type="character" w:customStyle="1" w:styleId="a8">
    <w:name w:val="页脚 字符"/>
    <w:basedOn w:val="a0"/>
    <w:link w:val="a7"/>
    <w:uiPriority w:val="99"/>
    <w:rsid w:val="000B06F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zhuanlan.zhihu.com/p/154238892"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828</Words>
  <Characters>4724</Characters>
  <Application>Microsoft Office Word</Application>
  <DocSecurity>0</DocSecurity>
  <Lines>39</Lines>
  <Paragraphs>11</Paragraphs>
  <ScaleCrop>false</ScaleCrop>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铎 任</dc:creator>
  <cp:lastModifiedBy>铎 任</cp:lastModifiedBy>
  <cp:revision>2</cp:revision>
  <dcterms:created xsi:type="dcterms:W3CDTF">2023-04-25T14:17:00Z</dcterms:created>
  <dcterms:modified xsi:type="dcterms:W3CDTF">2023-04-25T14:17:00Z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f3f9461497e74ac386ffd847a72ec376</vt:lpwstr>
  </property>
</Properties>
</file>